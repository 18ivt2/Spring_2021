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6BB08" w14:textId="77777777" w:rsidR="0007784B" w:rsidRDefault="0007784B" w:rsidP="0007784B">
      <w:pPr>
        <w:pStyle w:val="Title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5DA212F9" w14:textId="77777777" w:rsidR="0007784B" w:rsidRDefault="0007784B" w:rsidP="0007784B">
      <w:pPr>
        <w:pStyle w:val="Title"/>
        <w:rPr>
          <w:sz w:val="24"/>
          <w:szCs w:val="24"/>
        </w:rPr>
      </w:pPr>
    </w:p>
    <w:p w14:paraId="2DBEB80B" w14:textId="77777777" w:rsidR="0007784B" w:rsidRDefault="0007784B" w:rsidP="0007784B">
      <w:pPr>
        <w:pStyle w:val="Title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3D7105" wp14:editId="792594AB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08A752D2" w14:textId="77777777" w:rsidR="0007784B" w:rsidRDefault="0007784B" w:rsidP="0007784B">
      <w:pPr>
        <w:pStyle w:val="Title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1620E715" w14:textId="77777777" w:rsidR="0007784B" w:rsidRDefault="0007784B" w:rsidP="0007784B">
      <w:pPr>
        <w:pStyle w:val="Title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074DCB3A" w14:textId="77777777" w:rsidR="0007784B" w:rsidRDefault="0007784B" w:rsidP="0007784B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4E7A2532" w14:textId="77777777" w:rsidR="0007784B" w:rsidRDefault="0007784B" w:rsidP="0007784B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3EF1C0B0" w14:textId="77777777" w:rsidR="0007784B" w:rsidRPr="00E75C94" w:rsidRDefault="0007784B" w:rsidP="0007784B">
      <w:pPr>
        <w:spacing w:line="360" w:lineRule="auto"/>
        <w:jc w:val="center"/>
        <w:rPr>
          <w:sz w:val="24"/>
          <w:szCs w:val="24"/>
          <w:lang w:val="ru-RU"/>
        </w:rPr>
      </w:pPr>
    </w:p>
    <w:p w14:paraId="5B79EB64" w14:textId="77777777" w:rsidR="0007784B" w:rsidRPr="00705357" w:rsidRDefault="0007784B" w:rsidP="0007784B">
      <w:pPr>
        <w:spacing w:line="360" w:lineRule="auto"/>
        <w:jc w:val="center"/>
        <w:rPr>
          <w:sz w:val="28"/>
          <w:szCs w:val="28"/>
          <w:lang w:val="ru-RU"/>
        </w:rPr>
      </w:pPr>
    </w:p>
    <w:p w14:paraId="6F4831CB" w14:textId="77777777" w:rsidR="0007784B" w:rsidRPr="00705357" w:rsidRDefault="0007784B" w:rsidP="0007784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3FAB2A1D" w14:textId="77777777" w:rsidR="0007784B" w:rsidRDefault="0007784B" w:rsidP="0007784B">
      <w:pPr>
        <w:pStyle w:val="Subtitle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7B6DA2" w14:textId="77777777" w:rsidR="0007784B" w:rsidRPr="00705357" w:rsidRDefault="0007784B" w:rsidP="0007784B">
      <w:pPr>
        <w:spacing w:line="360" w:lineRule="auto"/>
        <w:rPr>
          <w:sz w:val="28"/>
          <w:szCs w:val="28"/>
          <w:lang w:val="ru-RU"/>
        </w:rPr>
      </w:pPr>
    </w:p>
    <w:p w14:paraId="2E29A430" w14:textId="77777777" w:rsidR="0007784B" w:rsidRPr="00705357" w:rsidRDefault="0007784B" w:rsidP="0007784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E8C9218" w14:textId="77777777" w:rsidR="0007784B" w:rsidRPr="00705357" w:rsidRDefault="0007784B" w:rsidP="0007784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№1</w:t>
      </w:r>
    </w:p>
    <w:p w14:paraId="41CD4F3A" w14:textId="77777777" w:rsidR="0007784B" w:rsidRPr="00705357" w:rsidRDefault="0007784B" w:rsidP="0007784B">
      <w:pPr>
        <w:spacing w:line="240" w:lineRule="auto"/>
        <w:rPr>
          <w:sz w:val="28"/>
          <w:szCs w:val="28"/>
          <w:lang w:val="ru-RU"/>
        </w:rPr>
      </w:pPr>
    </w:p>
    <w:p w14:paraId="7C6539DC" w14:textId="77777777" w:rsidR="0007784B" w:rsidRPr="00705357" w:rsidRDefault="0007784B" w:rsidP="0007784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5269AC4D" w14:textId="77777777" w:rsidR="0007784B" w:rsidRPr="00705357" w:rsidRDefault="0007784B" w:rsidP="0007784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3B03D7B8" w14:textId="77777777" w:rsidR="0007784B" w:rsidRPr="00705357" w:rsidRDefault="0007784B" w:rsidP="0007784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1D778E34" w14:textId="77777777" w:rsidR="0007784B" w:rsidRPr="00705357" w:rsidRDefault="0007784B" w:rsidP="0007784B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 w:rsidRPr="00705357">
        <w:rPr>
          <w:sz w:val="28"/>
          <w:szCs w:val="28"/>
          <w:u w:val="single"/>
          <w:lang w:val="ru-RU"/>
        </w:rPr>
        <w:t>Кремлев Антон</w:t>
      </w:r>
    </w:p>
    <w:p w14:paraId="0E972B00" w14:textId="77777777" w:rsidR="0007784B" w:rsidRPr="00705357" w:rsidRDefault="0007784B" w:rsidP="0007784B">
      <w:pPr>
        <w:rPr>
          <w:sz w:val="28"/>
          <w:szCs w:val="28"/>
          <w:u w:val="single"/>
          <w:lang w:val="ru-RU"/>
        </w:rPr>
      </w:pPr>
    </w:p>
    <w:p w14:paraId="585944C3" w14:textId="77777777" w:rsidR="0007784B" w:rsidRDefault="0007784B" w:rsidP="0007784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73AFDBA8" w14:textId="77777777" w:rsidR="0007784B" w:rsidRPr="00705357" w:rsidRDefault="0007784B" w:rsidP="0007784B">
      <w:pPr>
        <w:ind w:firstLine="408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Гай В.Е.</w:t>
      </w:r>
    </w:p>
    <w:p w14:paraId="3C8AAEAC" w14:textId="77777777" w:rsidR="0007784B" w:rsidRPr="00705357" w:rsidRDefault="0007784B" w:rsidP="0007784B">
      <w:pPr>
        <w:rPr>
          <w:sz w:val="28"/>
          <w:szCs w:val="28"/>
          <w:lang w:val="ru-RU"/>
        </w:rPr>
      </w:pPr>
    </w:p>
    <w:p w14:paraId="2F5BD307" w14:textId="77777777" w:rsidR="0007784B" w:rsidRPr="00705357" w:rsidRDefault="0007784B" w:rsidP="0007784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70BB8583" w14:textId="77777777" w:rsidR="0007784B" w:rsidRDefault="0007784B" w:rsidP="0007784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64FDE7DA" w14:textId="77777777" w:rsidR="0007784B" w:rsidRPr="00C231F4" w:rsidRDefault="0007784B" w:rsidP="0007784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7BB47A5F" w14:textId="77777777" w:rsidR="0007784B" w:rsidRPr="00705357" w:rsidRDefault="0007784B" w:rsidP="0007784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55C78918" w14:textId="77777777" w:rsidR="0007784B" w:rsidRPr="00705357" w:rsidRDefault="0007784B" w:rsidP="0007784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62E33DDA" w14:textId="77777777" w:rsidR="00F20A4E" w:rsidRPr="00E31640" w:rsidRDefault="00F20A4E" w:rsidP="00F20A4E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Задани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я</w:t>
      </w: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14:paraId="42C8AFC2" w14:textId="77777777" w:rsidR="00666BF6" w:rsidRPr="00666BF6" w:rsidRDefault="00666BF6" w:rsidP="00666BF6">
      <w:pPr>
        <w:jc w:val="both"/>
        <w:rPr>
          <w:b/>
          <w:bCs/>
          <w:lang w:val="ru-RU"/>
        </w:rPr>
      </w:pPr>
      <w:r w:rsidRPr="00666BF6">
        <w:rPr>
          <w:b/>
          <w:bCs/>
          <w:lang w:val="ru-RU"/>
        </w:rPr>
        <w:t xml:space="preserve">Работа с анализатором протоколов </w:t>
      </w:r>
      <w:proofErr w:type="spellStart"/>
      <w:r>
        <w:rPr>
          <w:b/>
          <w:bCs/>
        </w:rPr>
        <w:t>tcpdump</w:t>
      </w:r>
      <w:proofErr w:type="spellEnd"/>
    </w:p>
    <w:p w14:paraId="280B7DF8" w14:textId="4888A244" w:rsidR="00666BF6" w:rsidRPr="00436CDC" w:rsidRDefault="00666BF6" w:rsidP="00436CDC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436CDC">
        <w:rPr>
          <w:lang w:val="ru-RU"/>
        </w:rPr>
        <w:t xml:space="preserve">Запустить </w:t>
      </w:r>
      <w:proofErr w:type="spellStart"/>
      <w:r>
        <w:t>tcpdump</w:t>
      </w:r>
      <w:proofErr w:type="spellEnd"/>
      <w:r w:rsidRPr="00436CDC">
        <w:rPr>
          <w:lang w:val="ru-RU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581213A6" w14:textId="24020600" w:rsidR="00436CDC" w:rsidRDefault="00436CDC" w:rsidP="00436CDC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09435770" wp14:editId="6C8E8E8F">
            <wp:extent cx="5923915" cy="3236181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67" cy="323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01C4" w14:textId="5647AC87" w:rsidR="00787D7B" w:rsidRPr="00787D7B" w:rsidRDefault="00787D7B" w:rsidP="00436CDC">
      <w:pPr>
        <w:jc w:val="both"/>
        <w:rPr>
          <w:lang w:val="ru-RU"/>
        </w:rPr>
      </w:pPr>
      <w:proofErr w:type="spellStart"/>
      <w:r>
        <w:rPr>
          <w:lang w:val="ru-RU"/>
        </w:rPr>
        <w:t>Логируем</w:t>
      </w:r>
      <w:proofErr w:type="spellEnd"/>
      <w:r>
        <w:rPr>
          <w:lang w:val="ru-RU"/>
        </w:rPr>
        <w:t xml:space="preserve"> через ключ </w:t>
      </w:r>
      <w:r w:rsidRPr="00787D7B">
        <w:rPr>
          <w:lang w:val="ru-RU"/>
        </w:rPr>
        <w:t>-</w:t>
      </w:r>
      <w:r>
        <w:t>w</w:t>
      </w:r>
      <w:r w:rsidRPr="00787D7B">
        <w:rPr>
          <w:lang w:val="ru-RU"/>
        </w:rPr>
        <w:t xml:space="preserve"> </w:t>
      </w:r>
      <w:r>
        <w:t>name</w:t>
      </w:r>
    </w:p>
    <w:p w14:paraId="46346B29" w14:textId="06B4BB4A" w:rsidR="00787D7B" w:rsidRPr="00787D7B" w:rsidRDefault="00787D7B" w:rsidP="00436CDC">
      <w:pPr>
        <w:jc w:val="both"/>
        <w:rPr>
          <w:lang w:val="ru-RU"/>
        </w:rPr>
      </w:pPr>
      <w:r>
        <w:rPr>
          <w:lang w:val="ru-RU"/>
        </w:rPr>
        <w:t xml:space="preserve">Производим чтение через </w:t>
      </w:r>
      <w:r w:rsidRPr="00787D7B">
        <w:rPr>
          <w:lang w:val="ru-RU"/>
        </w:rPr>
        <w:t>-</w:t>
      </w:r>
      <w:r>
        <w:t>r</w:t>
      </w:r>
      <w:r w:rsidRPr="00787D7B">
        <w:rPr>
          <w:lang w:val="ru-RU"/>
        </w:rPr>
        <w:t xml:space="preserve"> </w:t>
      </w:r>
      <w:r>
        <w:t>name</w:t>
      </w:r>
    </w:p>
    <w:p w14:paraId="4BA2A656" w14:textId="4C658135" w:rsidR="00787D7B" w:rsidRPr="00436CDC" w:rsidRDefault="00787D7B" w:rsidP="00436CDC">
      <w:pPr>
        <w:jc w:val="both"/>
        <w:rPr>
          <w:lang w:val="ru-RU"/>
        </w:rPr>
      </w:pPr>
      <w:r w:rsidRPr="00787D7B">
        <w:rPr>
          <w:noProof/>
          <w:lang w:val="ru-RU"/>
        </w:rPr>
        <w:drawing>
          <wp:inline distT="0" distB="0" distL="0" distR="0" wp14:anchorId="6D1AB3B4" wp14:editId="2D620261">
            <wp:extent cx="5943600" cy="3195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5A6D" w14:textId="7D2938F5" w:rsidR="00666BF6" w:rsidRPr="00C17F9F" w:rsidRDefault="00666BF6" w:rsidP="00C17F9F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C17F9F">
        <w:rPr>
          <w:lang w:val="ru-RU"/>
        </w:rPr>
        <w:lastRenderedPageBreak/>
        <w:t xml:space="preserve">Запустить </w:t>
      </w:r>
      <w:proofErr w:type="spellStart"/>
      <w:r>
        <w:t>tcpdump</w:t>
      </w:r>
      <w:proofErr w:type="spellEnd"/>
      <w:r w:rsidRPr="00C17F9F">
        <w:rPr>
          <w:lang w:val="ru-RU"/>
        </w:rPr>
        <w:t xml:space="preserve"> в режиме перехвата широковещательного трафика (фильтр по </w:t>
      </w:r>
      <w:r>
        <w:t>MAC</w:t>
      </w:r>
      <w:r w:rsidRPr="00C17F9F">
        <w:rPr>
          <w:lang w:val="ru-RU"/>
        </w:rPr>
        <w:t>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7418F984" w14:textId="17D01E66" w:rsidR="00C17F9F" w:rsidRPr="00E75C94" w:rsidRDefault="00E75C94" w:rsidP="00E75C94">
      <w:pPr>
        <w:jc w:val="both"/>
        <w:rPr>
          <w:lang w:val="ru-RU"/>
          <w:rPrChange w:id="1" w:author="Anton Kremlev" w:date="2021-05-09T19:58:00Z">
            <w:rPr>
              <w:lang w:val="ru-RU"/>
            </w:rPr>
          </w:rPrChange>
        </w:rPr>
        <w:pPrChange w:id="2" w:author="Anton Kremlev" w:date="2021-05-09T19:58:00Z">
          <w:pPr>
            <w:pStyle w:val="ListParagraph"/>
            <w:numPr>
              <w:numId w:val="2"/>
            </w:numPr>
            <w:ind w:left="1080" w:hanging="360"/>
            <w:jc w:val="both"/>
          </w:pPr>
        </w:pPrChange>
      </w:pPr>
      <w:ins w:id="3" w:author="Anton Kremlev" w:date="2021-05-09T19:58:00Z">
        <w:r w:rsidRPr="00E75C94">
          <w:rPr>
            <w:lang w:val="ru-RU"/>
          </w:rPr>
          <w:drawing>
            <wp:inline distT="0" distB="0" distL="0" distR="0" wp14:anchorId="262AF1BE" wp14:editId="35B9512D">
              <wp:extent cx="5943600" cy="3098800"/>
              <wp:effectExtent l="0" t="0" r="0" b="635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9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" w:author="Anton Kremlev" w:date="2021-05-09T19:58:00Z">
        <w:r w:rsidR="00C17F9F" w:rsidRPr="00C17F9F" w:rsidDel="00E75C94">
          <w:rPr>
            <w:noProof/>
            <w:lang w:val="ru-RU"/>
          </w:rPr>
          <w:drawing>
            <wp:inline distT="0" distB="0" distL="0" distR="0" wp14:anchorId="0CC8CFF2" wp14:editId="31189786">
              <wp:extent cx="5943600" cy="2684145"/>
              <wp:effectExtent l="0" t="0" r="0" b="190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684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555DE71" w14:textId="4FA7377D" w:rsidR="00666BF6" w:rsidRPr="00D65AF1" w:rsidRDefault="00666BF6" w:rsidP="00D65AF1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D65AF1">
        <w:rPr>
          <w:lang w:val="ru-RU"/>
        </w:rPr>
        <w:t xml:space="preserve">Запустить </w:t>
      </w:r>
      <w:proofErr w:type="spellStart"/>
      <w:r>
        <w:t>tcpdump</w:t>
      </w:r>
      <w:proofErr w:type="spellEnd"/>
      <w:r w:rsidRPr="00D65AF1">
        <w:rPr>
          <w:lang w:val="ru-RU"/>
        </w:rPr>
        <w:t xml:space="preserve"> так, чтобы он перехватывал только пакеты протокола </w:t>
      </w:r>
      <w:r>
        <w:t>ICMP</w:t>
      </w:r>
      <w:r w:rsidRPr="00D65AF1">
        <w:rPr>
          <w:lang w:val="ru-RU"/>
        </w:rPr>
        <w:t xml:space="preserve">, отправленные на определенный </w:t>
      </w:r>
      <w:r>
        <w:t>IP</w:t>
      </w:r>
      <w:r w:rsidRPr="00D65AF1">
        <w:rPr>
          <w:lang w:val="ru-RU"/>
        </w:rPr>
        <w:t xml:space="preserve">-адрес. При этом включить распечатку пакета в шестнадцатеричной системе и </w:t>
      </w:r>
      <w:r>
        <w:t>ASCII</w:t>
      </w:r>
      <w:r w:rsidRPr="00D65AF1">
        <w:rPr>
          <w:lang w:val="ru-RU"/>
        </w:rPr>
        <w:t xml:space="preserve">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D65AF1">
        <w:rPr>
          <w:lang w:val="ru-RU"/>
        </w:rPr>
        <w:t>возпользоваться</w:t>
      </w:r>
      <w:proofErr w:type="spellEnd"/>
      <w:r w:rsidRPr="00D65AF1">
        <w:rPr>
          <w:lang w:val="ru-RU"/>
        </w:rPr>
        <w:t xml:space="preserve"> утилитой </w:t>
      </w:r>
      <w:r>
        <w:t>ping</w:t>
      </w:r>
      <w:r w:rsidRPr="00D65AF1">
        <w:rPr>
          <w:lang w:val="ru-RU"/>
        </w:rPr>
        <w:t>.</w:t>
      </w:r>
    </w:p>
    <w:p w14:paraId="56B33F67" w14:textId="35148E55" w:rsidR="00D65AF1" w:rsidRDefault="00D65AF1" w:rsidP="00D65AF1">
      <w:pPr>
        <w:jc w:val="both"/>
        <w:rPr>
          <w:lang w:val="ru-RU"/>
        </w:rPr>
      </w:pPr>
    </w:p>
    <w:p w14:paraId="118DC2C1" w14:textId="5FE4C5AF" w:rsidR="007F3D81" w:rsidRPr="00D65AF1" w:rsidRDefault="007F3D81" w:rsidP="00D65AF1">
      <w:pPr>
        <w:jc w:val="both"/>
        <w:rPr>
          <w:lang w:val="ru-RU"/>
        </w:rPr>
      </w:pPr>
      <w:r w:rsidRPr="007F3D81">
        <w:rPr>
          <w:noProof/>
          <w:lang w:val="ru-RU"/>
        </w:rPr>
        <w:drawing>
          <wp:inline distT="0" distB="0" distL="0" distR="0" wp14:anchorId="6680A6BC" wp14:editId="74F9FAB9">
            <wp:extent cx="5943600" cy="270344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895" cy="27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5C89" w14:textId="35C48DF6" w:rsidR="00666BF6" w:rsidRPr="003403F3" w:rsidRDefault="00666BF6" w:rsidP="003403F3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3403F3">
        <w:rPr>
          <w:lang w:val="ru-RU"/>
        </w:rPr>
        <w:lastRenderedPageBreak/>
        <w:t xml:space="preserve">Запустить </w:t>
      </w:r>
      <w:proofErr w:type="spellStart"/>
      <w:r>
        <w:t>tcpdump</w:t>
      </w:r>
      <w:proofErr w:type="spellEnd"/>
      <w:r w:rsidRPr="003403F3">
        <w:rPr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>
        <w:t>traceroute</w:t>
      </w:r>
      <w:r w:rsidRPr="003403F3">
        <w:rPr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>
        <w:t>ASCII</w:t>
      </w:r>
      <w:r w:rsidRPr="003403F3">
        <w:rPr>
          <w:lang w:val="ru-RU"/>
        </w:rPr>
        <w:t>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56921143" w14:textId="2F63BD1F" w:rsidR="003403F3" w:rsidRPr="003403F3" w:rsidRDefault="00071EE1" w:rsidP="003403F3">
      <w:pPr>
        <w:jc w:val="both"/>
        <w:rPr>
          <w:lang w:val="ru-RU"/>
        </w:rPr>
      </w:pPr>
      <w:r w:rsidRPr="00071EE1">
        <w:rPr>
          <w:noProof/>
          <w:lang w:val="ru-RU"/>
        </w:rPr>
        <w:drawing>
          <wp:inline distT="0" distB="0" distL="0" distR="0" wp14:anchorId="205B2DA6" wp14:editId="22A0C33B">
            <wp:extent cx="5943600" cy="2905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230" w14:textId="0E97748E" w:rsidR="00666BF6" w:rsidRPr="00071EE1" w:rsidRDefault="00666BF6" w:rsidP="00071EE1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071EE1">
        <w:rPr>
          <w:lang w:val="ru-RU"/>
        </w:rPr>
        <w:t xml:space="preserve">Прочесть программой </w:t>
      </w:r>
      <w:proofErr w:type="spellStart"/>
      <w:r>
        <w:t>tcpdump</w:t>
      </w:r>
      <w:proofErr w:type="spellEnd"/>
      <w:r w:rsidRPr="00071EE1">
        <w:rPr>
          <w:lang w:val="ru-RU"/>
        </w:rPr>
        <w:t xml:space="preserve"> созданный в предыдущем пункте файл.</w:t>
      </w:r>
    </w:p>
    <w:p w14:paraId="06D09E38" w14:textId="4B6C55C7" w:rsidR="00071EE1" w:rsidRPr="00071EE1" w:rsidRDefault="00071EE1" w:rsidP="00071EE1">
      <w:pPr>
        <w:jc w:val="both"/>
        <w:rPr>
          <w:lang w:val="ru-RU"/>
        </w:rPr>
      </w:pPr>
      <w:r w:rsidRPr="00071EE1">
        <w:rPr>
          <w:noProof/>
          <w:lang w:val="ru-RU"/>
        </w:rPr>
        <w:drawing>
          <wp:inline distT="0" distB="0" distL="0" distR="0" wp14:anchorId="1623953A" wp14:editId="3240F141">
            <wp:extent cx="5943600" cy="1349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9AAD" w14:textId="318A6119" w:rsidR="00666BF6" w:rsidRPr="00512204" w:rsidRDefault="00666BF6" w:rsidP="00512204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512204">
        <w:rPr>
          <w:highlight w:val="yellow"/>
          <w:lang w:val="ru-RU"/>
        </w:rPr>
        <w:t xml:space="preserve">Придумать три задания для фильтрации пакетов на основе протоколов </w:t>
      </w:r>
      <w:r w:rsidRPr="00512204">
        <w:rPr>
          <w:highlight w:val="yellow"/>
        </w:rPr>
        <w:t>ARP</w:t>
      </w:r>
      <w:r w:rsidRPr="00512204">
        <w:rPr>
          <w:highlight w:val="yellow"/>
          <w:lang w:val="ru-RU"/>
        </w:rPr>
        <w:t xml:space="preserve">, </w:t>
      </w:r>
      <w:r w:rsidRPr="00512204">
        <w:rPr>
          <w:highlight w:val="yellow"/>
        </w:rPr>
        <w:t>TCP</w:t>
      </w:r>
      <w:r w:rsidRPr="00512204">
        <w:rPr>
          <w:highlight w:val="yellow"/>
          <w:lang w:val="ru-RU"/>
        </w:rPr>
        <w:t xml:space="preserve">, </w:t>
      </w:r>
      <w:r w:rsidRPr="00512204">
        <w:rPr>
          <w:highlight w:val="yellow"/>
        </w:rPr>
        <w:t>UDP</w:t>
      </w:r>
      <w:r w:rsidRPr="00512204">
        <w:rPr>
          <w:highlight w:val="yellow"/>
          <w:lang w:val="ru-RU"/>
        </w:rPr>
        <w:t xml:space="preserve">, </w:t>
      </w:r>
      <w:r w:rsidRPr="00512204">
        <w:rPr>
          <w:highlight w:val="yellow"/>
        </w:rPr>
        <w:t>ICMP</w:t>
      </w:r>
    </w:p>
    <w:p w14:paraId="47917034" w14:textId="37DF931F" w:rsidR="00512204" w:rsidRDefault="00512204" w:rsidP="006F659E">
      <w:pPr>
        <w:jc w:val="both"/>
        <w:rPr>
          <w:lang w:val="ru-RU"/>
        </w:rPr>
      </w:pPr>
      <w:r w:rsidRPr="00512204">
        <w:rPr>
          <w:noProof/>
          <w:lang w:val="ru-RU"/>
        </w:rPr>
        <w:lastRenderedPageBreak/>
        <w:drawing>
          <wp:inline distT="0" distB="0" distL="0" distR="0" wp14:anchorId="49F65F77" wp14:editId="0E6331A9">
            <wp:extent cx="59436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E056" w14:textId="2379EF14" w:rsidR="006F659E" w:rsidRDefault="006F659E" w:rsidP="006F659E">
      <w:pPr>
        <w:jc w:val="both"/>
        <w:rPr>
          <w:lang w:val="ru-RU"/>
        </w:rPr>
      </w:pPr>
    </w:p>
    <w:p w14:paraId="17D58FB6" w14:textId="236E9401" w:rsidR="006F659E" w:rsidRPr="00A52D66" w:rsidRDefault="006F659E" w:rsidP="006F659E">
      <w:pPr>
        <w:jc w:val="both"/>
        <w:rPr>
          <w:lang w:val="ru-RU"/>
        </w:rPr>
      </w:pPr>
      <w:ins w:id="5" w:author="Anton Kremlev" w:date="2021-02-19T22:58:00Z">
        <w:r>
          <w:rPr>
            <w:lang w:val="ru-RU"/>
          </w:rPr>
          <w:t>Отправляем пакеты через Т</w:t>
        </w:r>
      </w:ins>
      <w:ins w:id="6" w:author="Anton Kremlev" w:date="2021-02-19T22:59:00Z">
        <w:r>
          <w:rPr>
            <w:lang w:val="ru-RU"/>
          </w:rPr>
          <w:t xml:space="preserve">СП, и ставим фильтр на прием </w:t>
        </w:r>
        <w:r>
          <w:t>UDP</w:t>
        </w:r>
        <w:r w:rsidRPr="006F659E">
          <w:rPr>
            <w:lang w:val="ru-RU"/>
            <w:rPrChange w:id="7" w:author="Anton Kremlev" w:date="2021-02-19T22:59:00Z">
              <w:rPr/>
            </w:rPrChange>
          </w:rPr>
          <w:t xml:space="preserve"> </w:t>
        </w:r>
        <w:r>
          <w:rPr>
            <w:lang w:val="ru-RU"/>
          </w:rPr>
          <w:t>– ничего не поймал, все правильно</w:t>
        </w:r>
      </w:ins>
    </w:p>
    <w:p w14:paraId="582388C6" w14:textId="0F9160DF" w:rsidR="006F659E" w:rsidRDefault="006F659E" w:rsidP="006F659E">
      <w:pPr>
        <w:jc w:val="both"/>
        <w:rPr>
          <w:ins w:id="8" w:author="Anton Kremlev" w:date="2021-02-19T23:05:00Z"/>
          <w:lang w:val="ru-RU"/>
        </w:rPr>
      </w:pPr>
      <w:r w:rsidRPr="006F659E">
        <w:rPr>
          <w:noProof/>
          <w:lang w:val="ru-RU"/>
        </w:rPr>
        <w:drawing>
          <wp:inline distT="0" distB="0" distL="0" distR="0" wp14:anchorId="53047F93" wp14:editId="152497C8">
            <wp:extent cx="5943600" cy="1002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6BEE" w14:textId="3C8AECBB" w:rsidR="00DC5F4A" w:rsidRDefault="00DC5F4A" w:rsidP="006F659E">
      <w:pPr>
        <w:jc w:val="both"/>
        <w:rPr>
          <w:ins w:id="9" w:author="Anton Kremlev" w:date="2021-02-19T23:03:00Z"/>
          <w:lang w:val="ru-RU"/>
        </w:rPr>
      </w:pPr>
    </w:p>
    <w:p w14:paraId="6D98E328" w14:textId="2DD1A3C9" w:rsidR="00DC5F4A" w:rsidRDefault="00DC5F4A" w:rsidP="006F659E">
      <w:pPr>
        <w:jc w:val="both"/>
        <w:rPr>
          <w:ins w:id="10" w:author="Anton Kremlev" w:date="2021-02-19T23:03:00Z"/>
          <w:lang w:val="ru-RU"/>
        </w:rPr>
      </w:pPr>
      <w:ins w:id="11" w:author="Anton Kremlev" w:date="2021-02-19T23:08:00Z">
        <w:r w:rsidRPr="00DC5F4A">
          <w:rPr>
            <w:noProof/>
            <w:lang w:val="ru-RU"/>
          </w:rPr>
          <w:drawing>
            <wp:inline distT="0" distB="0" distL="0" distR="0" wp14:anchorId="5E8524FE" wp14:editId="29B7E8E1">
              <wp:extent cx="5943600" cy="932180"/>
              <wp:effectExtent l="0" t="0" r="0" b="127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932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BBE965" w14:textId="3068B8EB" w:rsidR="006F659E" w:rsidRPr="006F659E" w:rsidRDefault="006F659E" w:rsidP="006F659E">
      <w:pPr>
        <w:jc w:val="both"/>
        <w:rPr>
          <w:lang w:val="ru-RU"/>
        </w:rPr>
      </w:pPr>
    </w:p>
    <w:p w14:paraId="7603C45F" w14:textId="77777777" w:rsidR="00666BF6" w:rsidRPr="00666BF6" w:rsidRDefault="00666BF6" w:rsidP="00666BF6">
      <w:pPr>
        <w:jc w:val="both"/>
        <w:rPr>
          <w:b/>
          <w:bCs/>
          <w:lang w:val="ru-RU"/>
        </w:rPr>
      </w:pPr>
      <w:r w:rsidRPr="00666BF6">
        <w:rPr>
          <w:b/>
          <w:bCs/>
          <w:lang w:val="ru-RU"/>
        </w:rPr>
        <w:t xml:space="preserve">Работа с анализатором протоколов </w:t>
      </w:r>
      <w:proofErr w:type="spellStart"/>
      <w:r>
        <w:rPr>
          <w:b/>
          <w:bCs/>
        </w:rPr>
        <w:t>wireshark</w:t>
      </w:r>
      <w:proofErr w:type="spellEnd"/>
    </w:p>
    <w:p w14:paraId="09917570" w14:textId="484BA2D3" w:rsidR="00666BF6" w:rsidRDefault="00666BF6" w:rsidP="00C31743">
      <w:pPr>
        <w:pStyle w:val="ListParagraph"/>
        <w:numPr>
          <w:ilvl w:val="0"/>
          <w:numId w:val="3"/>
        </w:numPr>
        <w:jc w:val="both"/>
        <w:rPr>
          <w:ins w:id="12" w:author="Anton Kremlev" w:date="2021-02-19T23:21:00Z"/>
          <w:lang w:val="ru-RU"/>
        </w:rPr>
      </w:pPr>
      <w:del w:id="13" w:author="Anton Kremlev" w:date="2021-02-19T23:20:00Z">
        <w:r w:rsidRPr="00A52D66" w:rsidDel="00C31743">
          <w:rPr>
            <w:lang w:val="ru-RU"/>
          </w:rPr>
          <w:tab/>
          <w:delText xml:space="preserve">1. </w:delText>
        </w:r>
      </w:del>
      <w:r w:rsidRPr="00A52D66">
        <w:rPr>
          <w:lang w:val="ru-RU"/>
        </w:rPr>
        <w:t xml:space="preserve">Захватить 5-7 пакетов широковещательного трафика (фильтр по </w:t>
      </w:r>
      <w:r>
        <w:t>IP</w:t>
      </w:r>
      <w:r w:rsidRPr="00A52D66">
        <w:rPr>
          <w:lang w:val="ru-RU"/>
        </w:rPr>
        <w:t>-адресу). Результат сохранить в текстовый файл.</w:t>
      </w:r>
    </w:p>
    <w:p w14:paraId="7BCCE901" w14:textId="77777777" w:rsidR="00E75C94" w:rsidRDefault="00C31743" w:rsidP="00E75C94">
      <w:pPr>
        <w:pStyle w:val="ListParagraph"/>
        <w:ind w:left="1080"/>
        <w:jc w:val="both"/>
        <w:rPr>
          <w:ins w:id="14" w:author="Anton Kremlev" w:date="2021-05-09T19:59:00Z"/>
          <w:lang w:val="ru-RU"/>
        </w:rPr>
      </w:pPr>
      <w:ins w:id="15" w:author="Anton Kremlev" w:date="2021-02-19T23:21:00Z">
        <w:r>
          <w:rPr>
            <w:lang w:val="ru-RU"/>
          </w:rPr>
          <w:t xml:space="preserve">Пробуем </w:t>
        </w:r>
        <w:proofErr w:type="spellStart"/>
        <w:r>
          <w:rPr>
            <w:lang w:val="ru-RU"/>
          </w:rPr>
          <w:t>пинговать</w:t>
        </w:r>
        <w:proofErr w:type="spellEnd"/>
        <w:r>
          <w:rPr>
            <w:lang w:val="ru-RU"/>
          </w:rPr>
          <w:t xml:space="preserve"> второй </w:t>
        </w:r>
        <w:proofErr w:type="spellStart"/>
        <w:r>
          <w:rPr>
            <w:lang w:val="ru-RU"/>
          </w:rPr>
          <w:t>пк</w:t>
        </w:r>
        <w:proofErr w:type="spellEnd"/>
        <w:r>
          <w:rPr>
            <w:lang w:val="ru-RU"/>
          </w:rPr>
          <w:t xml:space="preserve"> </w:t>
        </w:r>
        <w:proofErr w:type="gramStart"/>
        <w:r>
          <w:rPr>
            <w:lang w:val="ru-RU"/>
          </w:rPr>
          <w:t xml:space="preserve">( </w:t>
        </w:r>
        <w:proofErr w:type="spellStart"/>
        <w:r>
          <w:t>wireshark</w:t>
        </w:r>
        <w:proofErr w:type="spellEnd"/>
        <w:proofErr w:type="gramEnd"/>
        <w:r w:rsidRPr="00C31743">
          <w:rPr>
            <w:lang w:val="ru-RU"/>
            <w:rPrChange w:id="16" w:author="Anton Kremlev" w:date="2021-02-19T23:21:00Z">
              <w:rPr/>
            </w:rPrChange>
          </w:rPr>
          <w:t xml:space="preserve"> </w:t>
        </w:r>
        <w:r>
          <w:rPr>
            <w:lang w:val="ru-RU"/>
          </w:rPr>
          <w:t>на первом и фильтр на первый ) -</w:t>
        </w:r>
        <w:r w:rsidRPr="00C31743">
          <w:rPr>
            <w:lang w:val="ru-RU"/>
            <w:rPrChange w:id="17" w:author="Anton Kremlev" w:date="2021-02-19T23:21:00Z">
              <w:rPr/>
            </w:rPrChange>
          </w:rPr>
          <w:t xml:space="preserve">&gt; </w:t>
        </w:r>
        <w:r>
          <w:rPr>
            <w:lang w:val="ru-RU"/>
          </w:rPr>
          <w:t>пакеты не отображаются -</w:t>
        </w:r>
        <w:r w:rsidRPr="00C31743">
          <w:rPr>
            <w:lang w:val="ru-RU"/>
            <w:rPrChange w:id="18" w:author="Anton Kremlev" w:date="2021-02-19T23:21:00Z">
              <w:rPr/>
            </w:rPrChange>
          </w:rPr>
          <w:t xml:space="preserve">&gt; </w:t>
        </w:r>
        <w:r>
          <w:rPr>
            <w:lang w:val="ru-RU"/>
          </w:rPr>
          <w:t>верно</w:t>
        </w:r>
      </w:ins>
    </w:p>
    <w:p w14:paraId="2243D4FA" w14:textId="1F930BB2" w:rsidR="00C31743" w:rsidRDefault="00E75C94" w:rsidP="00E75C94">
      <w:pPr>
        <w:pStyle w:val="ListParagraph"/>
        <w:ind w:left="1080"/>
        <w:jc w:val="both"/>
        <w:rPr>
          <w:ins w:id="19" w:author="Anton Kremlev" w:date="2021-02-19T23:21:00Z"/>
          <w:lang w:val="ru-RU"/>
        </w:rPr>
        <w:pPrChange w:id="20" w:author="Anton Kremlev" w:date="2021-05-09T19:59:00Z">
          <w:pPr>
            <w:ind w:left="720"/>
            <w:jc w:val="both"/>
          </w:pPr>
        </w:pPrChange>
      </w:pPr>
      <w:ins w:id="21" w:author="Anton Kremlev" w:date="2021-05-09T20:01:00Z">
        <w:r w:rsidRPr="00E75C94">
          <w:rPr>
            <w:lang w:val="ru-RU"/>
          </w:rPr>
          <w:lastRenderedPageBreak/>
          <w:drawing>
            <wp:inline distT="0" distB="0" distL="0" distR="0" wp14:anchorId="67345ED7" wp14:editId="305A199D">
              <wp:extent cx="5943600" cy="2715260"/>
              <wp:effectExtent l="0" t="0" r="0" b="889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15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5E584B0" w14:textId="21201AF9" w:rsidR="00C31743" w:rsidRDefault="00C31743" w:rsidP="00E75C94">
      <w:pPr>
        <w:jc w:val="both"/>
        <w:rPr>
          <w:ins w:id="22" w:author="Anton Kremlev" w:date="2021-02-19T23:21:00Z"/>
          <w:lang w:val="ru-RU"/>
        </w:rPr>
        <w:pPrChange w:id="23" w:author="Anton Kremlev" w:date="2021-05-09T19:59:00Z">
          <w:pPr>
            <w:ind w:left="720"/>
            <w:jc w:val="both"/>
          </w:pPr>
        </w:pPrChange>
      </w:pPr>
    </w:p>
    <w:p w14:paraId="494C66E1" w14:textId="7530EC30" w:rsidR="00C31743" w:rsidRDefault="00C31743">
      <w:pPr>
        <w:pStyle w:val="ListParagraph"/>
        <w:ind w:left="1080"/>
        <w:jc w:val="both"/>
        <w:rPr>
          <w:ins w:id="24" w:author="Anton Kremlev" w:date="2021-02-19T23:20:00Z"/>
          <w:lang w:val="ru-RU"/>
        </w:rPr>
        <w:pPrChange w:id="25" w:author="Anton Kremlev" w:date="2021-02-19T23:22:00Z">
          <w:pPr>
            <w:ind w:left="720"/>
            <w:jc w:val="both"/>
          </w:pPr>
        </w:pPrChange>
      </w:pPr>
      <w:ins w:id="26" w:author="Anton Kremlev" w:date="2021-02-19T23:21:00Z">
        <w:r>
          <w:rPr>
            <w:lang w:val="ru-RU"/>
          </w:rPr>
          <w:t xml:space="preserve">Пробуем </w:t>
        </w:r>
        <w:proofErr w:type="spellStart"/>
        <w:r>
          <w:rPr>
            <w:lang w:val="ru-RU"/>
          </w:rPr>
          <w:t>пинговать</w:t>
        </w:r>
        <w:proofErr w:type="spellEnd"/>
        <w:r>
          <w:rPr>
            <w:lang w:val="ru-RU"/>
          </w:rPr>
          <w:t xml:space="preserve"> </w:t>
        </w:r>
      </w:ins>
      <w:ins w:id="27" w:author="Anton Kremlev" w:date="2021-02-19T23:22:00Z">
        <w:r>
          <w:rPr>
            <w:lang w:val="ru-RU"/>
          </w:rPr>
          <w:t xml:space="preserve">первый </w:t>
        </w:r>
      </w:ins>
      <w:proofErr w:type="spellStart"/>
      <w:ins w:id="28" w:author="Anton Kremlev" w:date="2021-02-19T23:21:00Z">
        <w:r>
          <w:rPr>
            <w:lang w:val="ru-RU"/>
          </w:rPr>
          <w:t>пк</w:t>
        </w:r>
        <w:proofErr w:type="spellEnd"/>
        <w:r>
          <w:rPr>
            <w:lang w:val="ru-RU"/>
          </w:rPr>
          <w:t xml:space="preserve"> </w:t>
        </w:r>
        <w:proofErr w:type="gramStart"/>
        <w:r>
          <w:rPr>
            <w:lang w:val="ru-RU"/>
          </w:rPr>
          <w:t xml:space="preserve">( </w:t>
        </w:r>
        <w:proofErr w:type="spellStart"/>
        <w:r>
          <w:t>wireshark</w:t>
        </w:r>
        <w:proofErr w:type="spellEnd"/>
        <w:proofErr w:type="gramEnd"/>
        <w:r w:rsidRPr="008730D6">
          <w:rPr>
            <w:lang w:val="ru-RU"/>
          </w:rPr>
          <w:t xml:space="preserve"> </w:t>
        </w:r>
        <w:r>
          <w:rPr>
            <w:lang w:val="ru-RU"/>
          </w:rPr>
          <w:t>на первом и фильтр на первый ) -</w:t>
        </w:r>
        <w:r w:rsidRPr="008730D6">
          <w:rPr>
            <w:lang w:val="ru-RU"/>
          </w:rPr>
          <w:t xml:space="preserve">&gt; </w:t>
        </w:r>
        <w:r>
          <w:rPr>
            <w:lang w:val="ru-RU"/>
          </w:rPr>
          <w:t>пакеты отображаются -</w:t>
        </w:r>
        <w:r w:rsidRPr="008730D6">
          <w:rPr>
            <w:lang w:val="ru-RU"/>
          </w:rPr>
          <w:t xml:space="preserve">&gt; </w:t>
        </w:r>
        <w:r>
          <w:rPr>
            <w:lang w:val="ru-RU"/>
          </w:rPr>
          <w:t>верно</w:t>
        </w:r>
      </w:ins>
    </w:p>
    <w:p w14:paraId="43A51357" w14:textId="0DD10E57" w:rsidR="00C31743" w:rsidRPr="00A52D66" w:rsidRDefault="00E75C94">
      <w:pPr>
        <w:ind w:left="720"/>
        <w:jc w:val="both"/>
        <w:rPr>
          <w:lang w:val="ru-RU"/>
        </w:rPr>
        <w:pPrChange w:id="29" w:author="Anton Kremlev" w:date="2021-02-19T23:20:00Z">
          <w:pPr>
            <w:jc w:val="both"/>
          </w:pPr>
        </w:pPrChange>
      </w:pPr>
      <w:ins w:id="30" w:author="Anton Kremlev" w:date="2021-05-09T20:02:00Z">
        <w:r w:rsidRPr="00E75C94">
          <w:rPr>
            <w:lang w:val="ru-RU"/>
          </w:rPr>
          <w:drawing>
            <wp:inline distT="0" distB="0" distL="0" distR="0" wp14:anchorId="281FD33C" wp14:editId="229EC495">
              <wp:extent cx="5943600" cy="3018790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18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530628" w14:textId="491518ED" w:rsidR="00666BF6" w:rsidRPr="00A52D66" w:rsidRDefault="00666BF6">
      <w:pPr>
        <w:pStyle w:val="ListParagraph"/>
        <w:numPr>
          <w:ilvl w:val="0"/>
          <w:numId w:val="3"/>
        </w:numPr>
        <w:jc w:val="both"/>
        <w:rPr>
          <w:ins w:id="31" w:author="Anton Kremlev" w:date="2021-02-19T23:23:00Z"/>
          <w:lang w:val="ru-RU"/>
        </w:rPr>
        <w:pPrChange w:id="32" w:author="Anton Kremlev" w:date="2021-02-19T23:23:00Z">
          <w:pPr>
            <w:jc w:val="both"/>
          </w:pPr>
        </w:pPrChange>
      </w:pPr>
      <w:del w:id="33" w:author="Anton Kremlev" w:date="2021-02-19T23:23:00Z">
        <w:r w:rsidRPr="00A52D66" w:rsidDel="00C31743">
          <w:rPr>
            <w:lang w:val="ru-RU"/>
          </w:rPr>
          <w:tab/>
          <w:delText xml:space="preserve">2. </w:delText>
        </w:r>
      </w:del>
      <w:r w:rsidRPr="00A52D66">
        <w:rPr>
          <w:lang w:val="ru-RU"/>
        </w:rPr>
        <w:t xml:space="preserve">Захватить 3-4 пакета </w:t>
      </w:r>
      <w:r>
        <w:t>ICMP</w:t>
      </w:r>
      <w:r w:rsidRPr="00A52D66">
        <w:rPr>
          <w:lang w:val="ru-RU"/>
        </w:rPr>
        <w:t xml:space="preserve">, полученных от определенного узла. Для генерирования пакетов </w:t>
      </w:r>
      <w:proofErr w:type="spellStart"/>
      <w:r w:rsidRPr="00A52D66">
        <w:rPr>
          <w:lang w:val="ru-RU"/>
        </w:rPr>
        <w:t>возпользоваться</w:t>
      </w:r>
      <w:proofErr w:type="spellEnd"/>
      <w:r w:rsidRPr="00A52D66">
        <w:rPr>
          <w:lang w:val="ru-RU"/>
        </w:rPr>
        <w:t xml:space="preserve"> утилитой </w:t>
      </w:r>
      <w:r>
        <w:t>ping</w:t>
      </w:r>
      <w:r w:rsidRPr="00A52D66">
        <w:rPr>
          <w:lang w:val="ru-RU"/>
        </w:rPr>
        <w:t>. Р</w:t>
      </w:r>
      <w:bookmarkStart w:id="34" w:name="_GoBack"/>
      <w:bookmarkEnd w:id="34"/>
      <w:r w:rsidRPr="00A52D66">
        <w:rPr>
          <w:lang w:val="ru-RU"/>
        </w:rPr>
        <w:t>езультат сохранить в текстовый файл.</w:t>
      </w:r>
    </w:p>
    <w:p w14:paraId="25BFC5D4" w14:textId="37369195" w:rsidR="00C31743" w:rsidRPr="00A52D66" w:rsidRDefault="00C31743" w:rsidP="00A52D66">
      <w:pPr>
        <w:jc w:val="both"/>
        <w:rPr>
          <w:lang w:val="ru-RU"/>
        </w:rPr>
      </w:pPr>
      <w:ins w:id="35" w:author="Anton Kremlev" w:date="2021-02-19T23:23:00Z">
        <w:r w:rsidRPr="00C31743">
          <w:rPr>
            <w:noProof/>
            <w:lang w:val="ru-RU"/>
          </w:rPr>
          <w:lastRenderedPageBreak/>
          <w:drawing>
            <wp:inline distT="0" distB="0" distL="0" distR="0" wp14:anchorId="437BE05D" wp14:editId="05C884D1">
              <wp:extent cx="5943600" cy="3127375"/>
              <wp:effectExtent l="0" t="0" r="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27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1FF66A" w14:textId="4DD8B64C" w:rsidR="00666BF6" w:rsidRPr="00A52D66" w:rsidRDefault="00666BF6">
      <w:pPr>
        <w:pStyle w:val="ListParagraph"/>
        <w:numPr>
          <w:ilvl w:val="0"/>
          <w:numId w:val="3"/>
        </w:numPr>
        <w:jc w:val="both"/>
        <w:rPr>
          <w:ins w:id="36" w:author="Anton Kremlev" w:date="2021-02-19T23:43:00Z"/>
          <w:lang w:val="ru-RU"/>
        </w:rPr>
        <w:pPrChange w:id="37" w:author="Anton Kremlev" w:date="2021-02-19T23:43:00Z">
          <w:pPr>
            <w:jc w:val="both"/>
          </w:pPr>
        </w:pPrChange>
      </w:pPr>
      <w:del w:id="38" w:author="Anton Kremlev" w:date="2021-02-19T23:43:00Z">
        <w:r w:rsidRPr="00A52D66" w:rsidDel="00600C67">
          <w:rPr>
            <w:lang w:val="ru-RU"/>
          </w:rPr>
          <w:tab/>
          <w:delText xml:space="preserve">3. </w:delText>
        </w:r>
      </w:del>
      <w:r w:rsidRPr="00A52D66">
        <w:rPr>
          <w:lang w:val="ru-RU"/>
        </w:rPr>
        <w:t xml:space="preserve">Перехватить пакеты, созданные утилитой </w:t>
      </w:r>
      <w:r>
        <w:t>traceroute</w:t>
      </w:r>
      <w:r w:rsidRPr="00A52D66">
        <w:rPr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>
        <w:t>Flow</w:t>
      </w:r>
      <w:r w:rsidRPr="00A52D66">
        <w:rPr>
          <w:lang w:val="ru-RU"/>
        </w:rPr>
        <w:t xml:space="preserve"> </w:t>
      </w:r>
      <w:r>
        <w:t>Graph</w:t>
      </w:r>
      <w:r w:rsidRPr="00A52D66">
        <w:rPr>
          <w:lang w:val="ru-RU"/>
        </w:rPr>
        <w:t xml:space="preserve">. Диаграмму сохранить либо в виде текстового </w:t>
      </w:r>
      <w:proofErr w:type="gramStart"/>
      <w:r w:rsidRPr="00A52D66">
        <w:rPr>
          <w:lang w:val="ru-RU"/>
        </w:rPr>
        <w:t>файла</w:t>
      </w:r>
      <w:proofErr w:type="gramEnd"/>
      <w:r w:rsidRPr="00A52D66">
        <w:rPr>
          <w:lang w:val="ru-RU"/>
        </w:rPr>
        <w:t xml:space="preserve"> либо в виде изображения.</w:t>
      </w:r>
    </w:p>
    <w:p w14:paraId="7944575E" w14:textId="57AA3E7D" w:rsidR="00600C67" w:rsidRPr="00A52D66" w:rsidRDefault="00600C67">
      <w:pPr>
        <w:pStyle w:val="ListParagraph"/>
        <w:ind w:left="1080"/>
        <w:jc w:val="both"/>
        <w:rPr>
          <w:lang w:val="ru-RU"/>
        </w:rPr>
        <w:pPrChange w:id="39" w:author="Anton Kremlev" w:date="2021-02-19T23:43:00Z">
          <w:pPr>
            <w:jc w:val="both"/>
          </w:pPr>
        </w:pPrChange>
      </w:pPr>
      <w:ins w:id="40" w:author="Anton Kremlev" w:date="2021-02-19T23:43:00Z">
        <w:r w:rsidRPr="00600C67">
          <w:rPr>
            <w:noProof/>
            <w:lang w:val="ru-RU"/>
          </w:rPr>
          <w:drawing>
            <wp:inline distT="0" distB="0" distL="0" distR="0" wp14:anchorId="392C29B6" wp14:editId="13956BE9">
              <wp:extent cx="5943600" cy="2968625"/>
              <wp:effectExtent l="0" t="0" r="0" b="3175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6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2F2EC0" w14:textId="6331F7DF" w:rsidR="00666BF6" w:rsidRPr="00A52D66" w:rsidRDefault="00666BF6" w:rsidP="00666BF6">
      <w:pPr>
        <w:jc w:val="both"/>
        <w:rPr>
          <w:lang w:val="ru-RU"/>
        </w:rPr>
      </w:pPr>
      <w:r w:rsidRPr="00666BF6">
        <w:rPr>
          <w:lang w:val="ru-RU"/>
        </w:rPr>
        <w:lastRenderedPageBreak/>
        <w:tab/>
        <w:t xml:space="preserve">4. Прочесть файл, созданный программой </w:t>
      </w:r>
      <w:proofErr w:type="spellStart"/>
      <w:r>
        <w:t>tcpdump</w:t>
      </w:r>
      <w:proofErr w:type="spellEnd"/>
      <w:r w:rsidRPr="00666BF6">
        <w:rPr>
          <w:lang w:val="ru-RU"/>
        </w:rPr>
        <w:t xml:space="preserve">. Сравнить с тем, что было получено утилитой </w:t>
      </w:r>
      <w:proofErr w:type="spellStart"/>
      <w:r>
        <w:t>wireshark</w:t>
      </w:r>
      <w:r w:rsidR="00512204">
        <w:rPr>
          <w:lang w:val="ru-RU"/>
        </w:rPr>
        <w:t>ек</w:t>
      </w:r>
      <w:proofErr w:type="spellEnd"/>
      <w:ins w:id="41" w:author="Anton Kremlev" w:date="2021-02-19T23:51:00Z">
        <w:r w:rsidR="001F3A77" w:rsidRPr="001F3A77">
          <w:rPr>
            <w:noProof/>
            <w:lang w:val="ru-RU"/>
            <w:rPrChange w:id="42" w:author="Anton Kremlev" w:date="2021-02-19T23:51:00Z">
              <w:rPr>
                <w:noProof/>
              </w:rPr>
            </w:rPrChange>
          </w:rPr>
          <w:t xml:space="preserve"> </w:t>
        </w:r>
        <w:r w:rsidR="001F3A77" w:rsidRPr="001F3A77">
          <w:rPr>
            <w:noProof/>
            <w:lang w:val="ru-RU"/>
          </w:rPr>
          <w:drawing>
            <wp:inline distT="0" distB="0" distL="0" distR="0" wp14:anchorId="2721B112" wp14:editId="3890FC25">
              <wp:extent cx="5943600" cy="1627505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627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21621A" w14:textId="77777777" w:rsidR="00460B0D" w:rsidRPr="0007784B" w:rsidRDefault="00460B0D">
      <w:pPr>
        <w:rPr>
          <w:lang w:val="ru-RU"/>
        </w:rPr>
      </w:pPr>
    </w:p>
    <w:sectPr w:rsidR="00460B0D" w:rsidRPr="00077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511CE"/>
    <w:multiLevelType w:val="hybridMultilevel"/>
    <w:tmpl w:val="B894847A"/>
    <w:lvl w:ilvl="0" w:tplc="08A85D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1825A9"/>
    <w:multiLevelType w:val="hybridMultilevel"/>
    <w:tmpl w:val="B2A86CA6"/>
    <w:lvl w:ilvl="0" w:tplc="E6201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0932F4"/>
    <w:multiLevelType w:val="hybridMultilevel"/>
    <w:tmpl w:val="1EAC0AFA"/>
    <w:lvl w:ilvl="0" w:tplc="9A149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ton Kremlev">
    <w15:presenceInfo w15:providerId="Windows Live" w15:userId="21ac9f955d2e37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trackRevisions/>
  <w:documentProtection w:edit="trackedChanges" w:enforcement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84B"/>
    <w:rsid w:val="00071EE1"/>
    <w:rsid w:val="0007784B"/>
    <w:rsid w:val="001F3A77"/>
    <w:rsid w:val="003403F3"/>
    <w:rsid w:val="00436CDC"/>
    <w:rsid w:val="00460B0D"/>
    <w:rsid w:val="00512204"/>
    <w:rsid w:val="00600C67"/>
    <w:rsid w:val="00666BF6"/>
    <w:rsid w:val="006F659E"/>
    <w:rsid w:val="00787D7B"/>
    <w:rsid w:val="007F3D81"/>
    <w:rsid w:val="00A52D66"/>
    <w:rsid w:val="00C17F9F"/>
    <w:rsid w:val="00C31743"/>
    <w:rsid w:val="00D65AF1"/>
    <w:rsid w:val="00DC5F4A"/>
    <w:rsid w:val="00E75C94"/>
    <w:rsid w:val="00F2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3292B"/>
  <w15:chartTrackingRefBased/>
  <w15:docId w15:val="{76230699-AF7B-40B1-8594-B4F84DCF9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B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07784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TitleChar">
    <w:name w:val="Title Char"/>
    <w:basedOn w:val="DefaultParagraphFont"/>
    <w:link w:val="Title"/>
    <w:rsid w:val="0007784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Subtitle">
    <w:name w:val="Subtitle"/>
    <w:basedOn w:val="Normal"/>
    <w:next w:val="Normal"/>
    <w:link w:val="SubtitleChar"/>
    <w:qFormat/>
    <w:rsid w:val="0007784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07784B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ListParagraph">
    <w:name w:val="List Paragraph"/>
    <w:basedOn w:val="Normal"/>
    <w:uiPriority w:val="34"/>
    <w:qFormat/>
    <w:rsid w:val="00666B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2D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D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26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B6B82-B349-4CB9-93B7-E1627ED27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Anton Kremlev</cp:lastModifiedBy>
  <cp:revision>13</cp:revision>
  <dcterms:created xsi:type="dcterms:W3CDTF">2021-02-19T18:07:00Z</dcterms:created>
  <dcterms:modified xsi:type="dcterms:W3CDTF">2021-05-09T17:02:00Z</dcterms:modified>
</cp:coreProperties>
</file>